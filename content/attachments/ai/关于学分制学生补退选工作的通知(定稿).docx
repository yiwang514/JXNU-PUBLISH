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27611">
      <w:pPr>
        <w:widowControl/>
        <w:shd w:val="clear" w:color="auto" w:fill="FFFFFF"/>
        <w:spacing w:line="720" w:lineRule="exact"/>
        <w:jc w:val="center"/>
        <w:textAlignment w:val="baseline"/>
        <w:rPr>
          <w:rFonts w:hint="eastAsia" w:ascii="方正小标宋简体" w:hAnsi="方正小标宋简体" w:eastAsia="方正小标宋简体" w:cs="方正小标宋简体"/>
          <w:b w:val="0"/>
          <w:bCs w:val="0"/>
          <w:color w:val="333333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333333"/>
          <w:kern w:val="0"/>
          <w:sz w:val="44"/>
          <w:szCs w:val="44"/>
        </w:rPr>
        <w:t>关于学分制学生补退选工作的通知</w:t>
      </w:r>
    </w:p>
    <w:p w14:paraId="5247ED5A">
      <w:pPr>
        <w:widowControl/>
        <w:shd w:val="clear" w:color="auto" w:fill="FFFFFF"/>
        <w:spacing w:line="720" w:lineRule="exact"/>
        <w:jc w:val="center"/>
        <w:textAlignment w:val="baseline"/>
        <w:rPr>
          <w:rFonts w:cs="宋体" w:asciiTheme="majorEastAsia" w:hAnsiTheme="majorEastAsia" w:eastAsiaTheme="majorEastAsia"/>
          <w:b/>
          <w:bCs/>
          <w:color w:val="333333"/>
          <w:kern w:val="0"/>
          <w:sz w:val="44"/>
          <w:szCs w:val="44"/>
        </w:rPr>
      </w:pPr>
    </w:p>
    <w:p w14:paraId="0134094B">
      <w:pPr>
        <w:widowControl/>
        <w:shd w:val="clear" w:color="auto" w:fill="FFFFFF"/>
        <w:spacing w:line="560" w:lineRule="exact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各教学单位：</w:t>
      </w:r>
    </w:p>
    <w:p w14:paraId="2AFC4717">
      <w:pPr>
        <w:widowControl/>
        <w:shd w:val="clear" w:color="auto" w:fill="FFFFFF"/>
        <w:spacing w:line="560" w:lineRule="exact"/>
        <w:ind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根据教学工作安排，学校决定于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日10:00至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日23:00安排学分制补退选工作，为顺利完成此项工作，现将有关事项通知如下：</w:t>
      </w:r>
    </w:p>
    <w:p w14:paraId="4BB769D3">
      <w:pPr>
        <w:widowControl/>
        <w:shd w:val="clear" w:color="auto" w:fill="FFFFFF"/>
        <w:spacing w:line="560" w:lineRule="exact"/>
        <w:ind w:left="57"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一、补退选阶段主要提供退课服务，同时兼顾部分同学换班及增选需要，即在某课程教学班剩余容量大于零的情况下，允许其他同学更换教学班或增选课程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eastAsia="zh-CN"/>
        </w:rPr>
        <w:t>。</w:t>
      </w:r>
    </w:p>
    <w:p w14:paraId="5BD8E6E3">
      <w:pPr>
        <w:widowControl/>
        <w:shd w:val="clear" w:color="auto" w:fill="FFFFFF"/>
        <w:spacing w:line="560" w:lineRule="exact"/>
        <w:ind w:left="57" w:firstLine="640" w:firstLineChars="200"/>
        <w:jc w:val="left"/>
        <w:textAlignment w:val="baseline"/>
        <w:rPr>
          <w:ins w:id="0" w:author="先生" w:date="2024-08-31T15:23:00Z"/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二、为尽快稳定教学秩序，请学生第一周试听后及时上网完成补退选操作，逾期不候，责任自负。</w:t>
      </w:r>
    </w:p>
    <w:p w14:paraId="7D4186FA">
      <w:pPr>
        <w:widowControl/>
        <w:shd w:val="clear" w:color="auto" w:fill="FFFFFF"/>
        <w:spacing w:line="560" w:lineRule="exact"/>
        <w:ind w:left="57"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eastAsia="zh-CN"/>
        </w:rPr>
        <w:t>三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、转专业学生可在补退选期间补修大一的专业类课程。学生在选课系统中查询相关课程的开课信息，根据个人补修需求填报信息，将转专业补修课程汇总表（附件2）提交至学院教务办公室，由学院审核后通过教务处临时选课通道进行课程补选工作。（每生每学期最多可增选2门课程，增选课程与现有课表时间冲突的学生应申请办理课程免听）</w:t>
      </w:r>
    </w:p>
    <w:p w14:paraId="380DAE0A">
      <w:pPr>
        <w:widowControl/>
        <w:shd w:val="clear" w:color="auto" w:fill="FFFFFF"/>
        <w:spacing w:line="560" w:lineRule="exact"/>
        <w:ind w:left="57"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eastAsia="zh-CN"/>
        </w:rPr>
        <w:t>四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、补退选结束后，学校将再次对选课人数不足开班要求的班级进行撤并班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，并不再提供补选机会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，请同学们给予谅解。</w:t>
      </w:r>
    </w:p>
    <w:p w14:paraId="7CC86934">
      <w:pPr>
        <w:widowControl/>
        <w:shd w:val="clear" w:color="auto" w:fill="FFFFFF"/>
        <w:spacing w:line="560" w:lineRule="exact"/>
        <w:ind w:left="57"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eastAsia="zh-CN"/>
        </w:rPr>
        <w:t>五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、选课结束后请广大教师和同学及时通过“教务在线”查看、确认自己的上课时间与上课地点。</w:t>
      </w:r>
      <w:bookmarkStart w:id="0" w:name="_GoBack"/>
      <w:bookmarkEnd w:id="0"/>
    </w:p>
    <w:p w14:paraId="35093ADD">
      <w:pPr>
        <w:widowControl/>
        <w:shd w:val="clear" w:color="auto" w:fill="FFFFFF"/>
        <w:spacing w:line="560" w:lineRule="exact"/>
        <w:ind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请各教学单位尽快通知学生按时参加补退选，并请广大同学相互转告。</w:t>
      </w:r>
    </w:p>
    <w:p w14:paraId="6F818C8E">
      <w:pPr>
        <w:widowControl/>
        <w:shd w:val="clear" w:color="auto" w:fill="FFFFFF"/>
        <w:spacing w:line="560" w:lineRule="exact"/>
        <w:ind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特此通知</w:t>
      </w:r>
    </w:p>
    <w:p w14:paraId="4674D1F9">
      <w:pPr>
        <w:widowControl/>
        <w:shd w:val="clear" w:color="auto" w:fill="FFFFFF"/>
        <w:spacing w:line="560" w:lineRule="exact"/>
        <w:ind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</w:p>
    <w:p w14:paraId="03771670">
      <w:pPr>
        <w:widowControl/>
        <w:shd w:val="clear" w:color="auto" w:fill="FFFFFF"/>
        <w:spacing w:line="560" w:lineRule="exact"/>
        <w:ind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附件1: 校内慕课开课安排</w:t>
      </w:r>
    </w:p>
    <w:p w14:paraId="4A7D4FDA">
      <w:pPr>
        <w:widowControl/>
        <w:shd w:val="clear" w:color="auto" w:fill="FFFFFF"/>
        <w:spacing w:line="560" w:lineRule="exact"/>
        <w:ind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附件2：转专业补修课程汇总表</w:t>
      </w:r>
    </w:p>
    <w:p w14:paraId="35524DD7">
      <w:pPr>
        <w:widowControl/>
        <w:shd w:val="clear" w:color="auto" w:fill="FFFFFF"/>
        <w:wordWrap w:val="0"/>
        <w:spacing w:line="560" w:lineRule="exact"/>
        <w:ind w:left="1050" w:leftChars="500" w:firstLine="640" w:firstLineChars="200"/>
        <w:jc w:val="righ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</w:p>
    <w:p w14:paraId="7C3BCCD5">
      <w:pPr>
        <w:widowControl/>
        <w:shd w:val="clear" w:color="auto" w:fill="FFFFFF"/>
        <w:spacing w:line="560" w:lineRule="exact"/>
        <w:ind w:left="1260" w:leftChars="600" w:right="840" w:rightChars="400" w:firstLine="640" w:firstLineChars="200"/>
        <w:jc w:val="righ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教务处</w:t>
      </w:r>
    </w:p>
    <w:p w14:paraId="4D368F3D">
      <w:pPr>
        <w:widowControl/>
        <w:shd w:val="clear" w:color="auto" w:fill="FFFFFF"/>
        <w:spacing w:line="440" w:lineRule="atLeast"/>
        <w:ind w:left="1050" w:leftChars="500" w:right="284"/>
        <w:jc w:val="right"/>
        <w:textAlignment w:val="baseline"/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333333"/>
          <w:kern w:val="0"/>
          <w:sz w:val="32"/>
          <w:szCs w:val="32"/>
        </w:rPr>
        <w:t>日</w:t>
      </w:r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6FC35D9F-72EA-4827-A13B-8C023A656F2B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DF7CA18E-F74D-421F-87FB-BE336C217628}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先生">
    <w15:presenceInfo w15:providerId="Windows Live" w15:userId="c81a23ac098db5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ZhMGRmNjU1Y2MwZjhjM2RhYzNlNDQ5YTIwMjZlNTkifQ=="/>
  </w:docVars>
  <w:rsids>
    <w:rsidRoot w:val="00FF51EA"/>
    <w:rsid w:val="000267EA"/>
    <w:rsid w:val="00035E5C"/>
    <w:rsid w:val="0006734A"/>
    <w:rsid w:val="000817CF"/>
    <w:rsid w:val="000C7B06"/>
    <w:rsid w:val="000F647C"/>
    <w:rsid w:val="00131159"/>
    <w:rsid w:val="0014137E"/>
    <w:rsid w:val="00185D1A"/>
    <w:rsid w:val="001866AD"/>
    <w:rsid w:val="001A34DC"/>
    <w:rsid w:val="001B710C"/>
    <w:rsid w:val="001C5612"/>
    <w:rsid w:val="002227E9"/>
    <w:rsid w:val="00241526"/>
    <w:rsid w:val="00241F55"/>
    <w:rsid w:val="002A3757"/>
    <w:rsid w:val="002C577F"/>
    <w:rsid w:val="002E6C0B"/>
    <w:rsid w:val="00336CD1"/>
    <w:rsid w:val="00384684"/>
    <w:rsid w:val="0038503F"/>
    <w:rsid w:val="00392B38"/>
    <w:rsid w:val="003C4AB2"/>
    <w:rsid w:val="0042606B"/>
    <w:rsid w:val="004344CB"/>
    <w:rsid w:val="004A5253"/>
    <w:rsid w:val="0051435A"/>
    <w:rsid w:val="00523876"/>
    <w:rsid w:val="00526389"/>
    <w:rsid w:val="005C07B5"/>
    <w:rsid w:val="00630575"/>
    <w:rsid w:val="006B7A5A"/>
    <w:rsid w:val="00722F0E"/>
    <w:rsid w:val="00773430"/>
    <w:rsid w:val="007B0ECC"/>
    <w:rsid w:val="007F7D9F"/>
    <w:rsid w:val="0081555F"/>
    <w:rsid w:val="008E174E"/>
    <w:rsid w:val="008E1E06"/>
    <w:rsid w:val="008F2792"/>
    <w:rsid w:val="009075FB"/>
    <w:rsid w:val="00A501C9"/>
    <w:rsid w:val="00A76479"/>
    <w:rsid w:val="00AF30CA"/>
    <w:rsid w:val="00B120CD"/>
    <w:rsid w:val="00B5549C"/>
    <w:rsid w:val="00B80B56"/>
    <w:rsid w:val="00C44F41"/>
    <w:rsid w:val="00D27A7F"/>
    <w:rsid w:val="00D530F3"/>
    <w:rsid w:val="00D60869"/>
    <w:rsid w:val="00D85258"/>
    <w:rsid w:val="00D93833"/>
    <w:rsid w:val="00DD6191"/>
    <w:rsid w:val="00DE6F64"/>
    <w:rsid w:val="00E5100C"/>
    <w:rsid w:val="00E821E6"/>
    <w:rsid w:val="00EE2A90"/>
    <w:rsid w:val="00EE3DFB"/>
    <w:rsid w:val="00EE7E6E"/>
    <w:rsid w:val="00F12C49"/>
    <w:rsid w:val="00F24AC0"/>
    <w:rsid w:val="00F3199F"/>
    <w:rsid w:val="00F81FD2"/>
    <w:rsid w:val="00FF51EA"/>
    <w:rsid w:val="0433224A"/>
    <w:rsid w:val="06367B56"/>
    <w:rsid w:val="12F914B2"/>
    <w:rsid w:val="13D53003"/>
    <w:rsid w:val="14447C69"/>
    <w:rsid w:val="22315957"/>
    <w:rsid w:val="24B6025C"/>
    <w:rsid w:val="27067AB9"/>
    <w:rsid w:val="2B6E4C51"/>
    <w:rsid w:val="2CBB1D20"/>
    <w:rsid w:val="30AF0C87"/>
    <w:rsid w:val="38AA1DD4"/>
    <w:rsid w:val="39546078"/>
    <w:rsid w:val="40F97EBF"/>
    <w:rsid w:val="488048B2"/>
    <w:rsid w:val="5D9A76D7"/>
    <w:rsid w:val="5DD823A8"/>
    <w:rsid w:val="5EB05719"/>
    <w:rsid w:val="62D61200"/>
    <w:rsid w:val="68722EFE"/>
    <w:rsid w:val="6A4F5B04"/>
    <w:rsid w:val="78EC38AB"/>
    <w:rsid w:val="7C40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9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">
    <w:name w:val="Date"/>
    <w:basedOn w:val="1"/>
    <w:next w:val="1"/>
    <w:link w:val="10"/>
    <w:autoRedefine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正文文本缩进 字符"/>
    <w:basedOn w:val="8"/>
    <w:link w:val="2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日期 字符"/>
    <w:basedOn w:val="8"/>
    <w:link w:val="3"/>
    <w:autoRedefine/>
    <w:semiHidden/>
    <w:qFormat/>
    <w:uiPriority w:val="99"/>
  </w:style>
  <w:style w:type="character" w:customStyle="1" w:styleId="11">
    <w:name w:val="批注框文本 字符"/>
    <w:basedOn w:val="8"/>
    <w:link w:val="4"/>
    <w:autoRedefine/>
    <w:semiHidden/>
    <w:qFormat/>
    <w:uiPriority w:val="99"/>
    <w:rPr>
      <w:sz w:val="18"/>
      <w:szCs w:val="18"/>
    </w:rPr>
  </w:style>
  <w:style w:type="character" w:customStyle="1" w:styleId="12">
    <w:name w:val="页眉 字符"/>
    <w:basedOn w:val="8"/>
    <w:link w:val="6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5"/>
    <w:autoRedefine/>
    <w:qFormat/>
    <w:uiPriority w:val="99"/>
    <w:rPr>
      <w:sz w:val="18"/>
      <w:szCs w:val="18"/>
    </w:rPr>
  </w:style>
  <w:style w:type="paragraph" w:customStyle="1" w:styleId="14">
    <w:name w:val="修订1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639</Words>
  <Characters>651</Characters>
  <Lines>5</Lines>
  <Paragraphs>1</Paragraphs>
  <TotalTime>6</TotalTime>
  <ScaleCrop>false</ScaleCrop>
  <LinksUpToDate>false</LinksUpToDate>
  <CharactersWithSpaces>652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2024-08-31T07:25:00Z</dcterms:created>
  <dc:creator>Administrator</dc:creator>
  <cp:lastModifiedBy>黄伟</cp:lastModifiedBy>
  <cp:lastPrinted>2025-02-17T04:01:00Z</cp:lastPrinted>
  <dcterms:modified xsi:type="dcterms:W3CDTF">2026-03-02T07:17:48Z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172DD3DB2D5448988F7594A219F6E675_13</vt:lpwstr>
  </property>
</Properties>
</file>